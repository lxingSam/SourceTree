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56D" w:rsidRDefault="00C838D5">
      <w:r>
        <w:fldChar w:fldCharType="begin"/>
      </w:r>
      <w:r>
        <w:instrText xml:space="preserve"> HYPERLINK "http://blog.csdn.net/teng_ontheway/article/details/51307521" </w:instrText>
      </w:r>
      <w:r>
        <w:fldChar w:fldCharType="separate"/>
      </w:r>
      <w:r>
        <w:rPr>
          <w:rStyle w:val="Hyperlink"/>
          <w:rFonts w:ascii="微软雅黑" w:eastAsia="微软雅黑" w:hAnsi="微软雅黑" w:hint="eastAsia"/>
          <w:color w:val="000000"/>
          <w:sz w:val="30"/>
          <w:szCs w:val="30"/>
          <w:u w:val="none"/>
          <w:shd w:val="clear" w:color="auto" w:fill="FFFFFF"/>
        </w:rPr>
        <w:t>【</w:t>
      </w:r>
      <w:proofErr w:type="spellStart"/>
      <w:r>
        <w:rPr>
          <w:rStyle w:val="Hyperlink"/>
          <w:rFonts w:ascii="微软雅黑" w:eastAsia="微软雅黑" w:hAnsi="微软雅黑" w:hint="eastAsia"/>
          <w:color w:val="000000"/>
          <w:sz w:val="30"/>
          <w:szCs w:val="30"/>
          <w:u w:val="none"/>
          <w:shd w:val="clear" w:color="auto" w:fill="FFFFFF"/>
        </w:rPr>
        <w:t>Git+Source</w:t>
      </w:r>
      <w:proofErr w:type="spellEnd"/>
      <w:r>
        <w:rPr>
          <w:rStyle w:val="Hyperlink"/>
          <w:rFonts w:ascii="微软雅黑" w:eastAsia="微软雅黑" w:hAnsi="微软雅黑" w:hint="eastAsia"/>
          <w:color w:val="000000"/>
          <w:sz w:val="30"/>
          <w:szCs w:val="30"/>
          <w:u w:val="none"/>
          <w:shd w:val="clear" w:color="auto" w:fill="FFFFFF"/>
        </w:rPr>
        <w:t xml:space="preserve"> Tree使用教程之二】Branching &amp; Merging</w:t>
      </w:r>
      <w:r>
        <w:fldChar w:fldCharType="end"/>
      </w:r>
    </w:p>
    <w:p w:rsidR="00C838D5" w:rsidRDefault="00C838D5"/>
    <w:p w:rsidR="00C838D5" w:rsidRDefault="00C838D5"/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Current </w:t>
      </w:r>
      <w:proofErr w:type="spellStart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git</w:t>
      </w:r>
      <w:proofErr w:type="spellEnd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 graph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Now we want to create a new branch called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 from our master branch. Here is our current state of our </w:t>
      </w:r>
      <w:proofErr w:type="spellStart"/>
      <w:r w:rsidRPr="00C838D5">
        <w:rPr>
          <w:rFonts w:ascii="Arial" w:eastAsia="Times New Roman" w:hAnsi="Arial" w:cs="Arial"/>
          <w:color w:val="323232"/>
          <w:sz w:val="26"/>
          <w:szCs w:val="26"/>
        </w:rPr>
        <w:t>git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 graph before the branching: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5057775"/>
            <wp:effectExtent l="0" t="0" r="0" b="0"/>
            <wp:docPr id="22" name="Picture 22" descr="SourceTreeBeforeDev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urceTreeBeforeDevBranc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lastRenderedPageBreak/>
        <w:br/>
      </w:r>
    </w:p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Creating a </w:t>
      </w:r>
      <w:proofErr w:type="spellStart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dev</w:t>
      </w:r>
      <w:proofErr w:type="spellEnd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 branch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To create a new branch (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), we need click "Branch" on the top menu.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2324100"/>
            <wp:effectExtent l="0" t="0" r="0" b="0"/>
            <wp:docPr id="21" name="Picture 21" descr="CreatingDevBranch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DevBranchDialo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Hit "Create Branch", then our </w:t>
      </w:r>
      <w:proofErr w:type="spellStart"/>
      <w:r w:rsidRPr="00C838D5">
        <w:rPr>
          <w:rFonts w:ascii="Arial" w:eastAsia="Times New Roman" w:hAnsi="Arial" w:cs="Arial"/>
          <w:color w:val="323232"/>
          <w:sz w:val="26"/>
          <w:szCs w:val="26"/>
        </w:rPr>
        <w:t>git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 looks like this: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5057775"/>
            <wp:effectExtent l="0" t="0" r="0" b="0"/>
            <wp:docPr id="20" name="Picture 20" descr="DevBranch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Branch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Pushing the </w:t>
      </w:r>
      <w:proofErr w:type="spellStart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dev</w:t>
      </w:r>
      <w:proofErr w:type="spellEnd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 branch to GitHub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Let's push our new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 to our remote repo: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96075" cy="4105275"/>
            <wp:effectExtent l="0" t="0" r="9525" b="9525"/>
            <wp:docPr id="19" name="Picture 19" descr="PushingDevBranchTo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shingDevBranchToGit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2152650"/>
            <wp:effectExtent l="0" t="0" r="9525" b="0"/>
            <wp:docPr id="18" name="Picture 18" descr="PushingDevBranchToGitHub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shingDevBranchToGitHubDialo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After the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 push, we can check our GitHub now has two branches: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master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and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branches: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686800" cy="5829300"/>
            <wp:effectExtent l="0" t="0" r="0" b="0"/>
            <wp:docPr id="17" name="Picture 17" descr="GitHubAfterPushingDev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AfterPushingDevBran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after="0" w:line="390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C838D5">
        <w:rPr>
          <w:rFonts w:ascii="Ubuntu" w:eastAsia="Times New Roman" w:hAnsi="Ubuntu" w:cs="Arial"/>
          <w:color w:val="555555"/>
          <w:sz w:val="48"/>
          <w:szCs w:val="48"/>
          <w:bdr w:val="none" w:sz="0" w:space="0" w:color="auto" w:frame="1"/>
        </w:rPr>
        <w:br/>
      </w:r>
      <w:ins w:id="0" w:author="Unknown">
        <w:r w:rsidRPr="00C838D5">
          <w:rPr>
            <w:rFonts w:ascii="Ubuntu" w:eastAsia="Times New Roman" w:hAnsi="Ubuntu" w:cs="Arial"/>
            <w:color w:val="555555"/>
            <w:sz w:val="48"/>
            <w:szCs w:val="48"/>
            <w:bdr w:val="none" w:sz="0" w:space="0" w:color="auto" w:frame="1"/>
          </w:rPr>
          <w:t xml:space="preserve">Committing to the new </w:t>
        </w:r>
        <w:proofErr w:type="spellStart"/>
        <w:r w:rsidRPr="00C838D5">
          <w:rPr>
            <w:rFonts w:ascii="Ubuntu" w:eastAsia="Times New Roman" w:hAnsi="Ubuntu" w:cs="Arial"/>
            <w:color w:val="555555"/>
            <w:sz w:val="48"/>
            <w:szCs w:val="48"/>
            <w:bdr w:val="none" w:sz="0" w:space="0" w:color="auto" w:frame="1"/>
          </w:rPr>
          <w:t>dev</w:t>
        </w:r>
        <w:proofErr w:type="spellEnd"/>
        <w:r w:rsidRPr="00C838D5">
          <w:rPr>
            <w:rFonts w:ascii="Ubuntu" w:eastAsia="Times New Roman" w:hAnsi="Ubuntu" w:cs="Arial"/>
            <w:color w:val="555555"/>
            <w:sz w:val="48"/>
            <w:szCs w:val="48"/>
            <w:bdr w:val="none" w:sz="0" w:space="0" w:color="auto" w:frame="1"/>
          </w:rPr>
          <w:t xml:space="preserve"> branch</w:t>
        </w:r>
      </w:ins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If we want to commit a new file (myfile04.txt) to our new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5057775"/>
            <wp:effectExtent l="0" t="0" r="0" b="0"/>
            <wp:docPr id="16" name="Picture 16" descr="CommitingToDev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tingToDevBranc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3350" cy="1104900"/>
            <wp:effectExtent l="0" t="0" r="0" b="0"/>
            <wp:docPr id="15" name="Picture 15" descr="CommitedMyFil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mitedMyFile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Pushing to Dev 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14950" cy="2200275"/>
            <wp:effectExtent l="0" t="0" r="0" b="9525"/>
            <wp:docPr id="14" name="Picture 14" descr="PushingToDevBranch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shingToDevBranchDialo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5700" cy="1114425"/>
            <wp:effectExtent l="0" t="0" r="0" b="9525"/>
            <wp:docPr id="13" name="Picture 13" descr="PushedToDev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ushedToDevBran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After another push: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2400" cy="1104900"/>
            <wp:effectExtent l="0" t="0" r="0" b="0"/>
            <wp:docPr id="12" name="Picture 12" descr="After5th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ter5thPus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Feature Branch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When we want to add major feature, it's better work on a separate branch. So, we will create a new branch called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from the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24300" cy="2333625"/>
            <wp:effectExtent l="0" t="0" r="0" b="9525"/>
            <wp:docPr id="11" name="Picture 11" descr="CreatingFeature1Branch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Feature1BranchDialo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1475" cy="1133475"/>
            <wp:effectExtent l="0" t="0" r="9525" b="9525"/>
            <wp:docPr id="10" name="Picture 10" descr="Feature1Branch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eature1BranchCreat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After two more commits to our new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2875" cy="1571625"/>
            <wp:effectExtent l="0" t="0" r="9525" b="9525"/>
            <wp:docPr id="9" name="Picture 9" descr="AddedTwoMajorFeaturesToFeature1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dedTwoMajorFeaturesToFeature1Bran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Pushing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 to GitHub: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14950" cy="2209800"/>
            <wp:effectExtent l="0" t="0" r="0" b="0"/>
            <wp:docPr id="8" name="Picture 8" descr="PushFeatureBranchTo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ushFeatureBranchToGitHu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5543550"/>
            <wp:effectExtent l="0" t="0" r="0" b="0"/>
            <wp:docPr id="7" name="Picture 7" descr="AfterPushingF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fterPushingFea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lastRenderedPageBreak/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Current branch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We can select current branch by double clicking a branch under "Branches" side menu. We can tell by </w:t>
      </w:r>
      <w:proofErr w:type="spellStart"/>
      <w:r w:rsidRPr="00C838D5">
        <w:rPr>
          <w:rFonts w:ascii="Arial" w:eastAsia="Times New Roman" w:hAnsi="Arial" w:cs="Arial"/>
          <w:color w:val="323232"/>
          <w:sz w:val="26"/>
          <w:szCs w:val="26"/>
        </w:rPr>
        <w:t>its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bold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font face.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proofErr w:type="spellStart"/>
      <w:proofErr w:type="gram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proofErr w:type="gram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 is the current 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43775" cy="5353050"/>
            <wp:effectExtent l="0" t="0" r="0" b="0"/>
            <wp:docPr id="6" name="Picture 6" descr="MasterIsCurren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sterIsCurrentBranc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proofErr w:type="gram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lastRenderedPageBreak/>
        <w:t>master</w:t>
      </w:r>
      <w:proofErr w:type="gram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is the current branch: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43775" cy="5353050"/>
            <wp:effectExtent l="0" t="0" r="0" b="0"/>
            <wp:docPr id="5" name="Picture 5" descr="DevIsCurren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vIsCurrentBran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Before we do merge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to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, to make it more interesting, we want to do additional commit to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and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 push to GitHub: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43775" cy="5353050"/>
            <wp:effectExtent l="0" t="0" r="0" b="0"/>
            <wp:docPr id="4" name="Picture 4" descr="OneMoreCommitTo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neMoreCommitTo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</w:p>
    <w:p w:rsidR="00C838D5" w:rsidRPr="00C838D5" w:rsidRDefault="00C838D5" w:rsidP="00C838D5">
      <w:pPr>
        <w:shd w:val="clear" w:color="auto" w:fill="FFFFFF"/>
        <w:spacing w:after="0" w:line="264" w:lineRule="atLeast"/>
        <w:jc w:val="both"/>
        <w:rPr>
          <w:rFonts w:ascii="Ubuntu" w:eastAsia="Times New Roman" w:hAnsi="Ubuntu" w:cs="Times New Roman"/>
          <w:color w:val="555555"/>
          <w:sz w:val="48"/>
          <w:szCs w:val="48"/>
        </w:rPr>
      </w:pPr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Merge Feature Branch into </w:t>
      </w:r>
      <w:proofErr w:type="spellStart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>dev</w:t>
      </w:r>
      <w:proofErr w:type="spellEnd"/>
      <w:r w:rsidRPr="00C838D5">
        <w:rPr>
          <w:rFonts w:ascii="Ubuntu" w:eastAsia="Times New Roman" w:hAnsi="Ubuntu" w:cs="Times New Roman"/>
          <w:color w:val="555555"/>
          <w:sz w:val="48"/>
          <w:szCs w:val="48"/>
        </w:rPr>
        <w:t xml:space="preserve"> branch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After working on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branch, now we want to merge it into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branch. Set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 branch as </w:t>
      </w:r>
      <w:proofErr w:type="gramStart"/>
      <w:r w:rsidRPr="00C838D5">
        <w:rPr>
          <w:rFonts w:ascii="Arial" w:eastAsia="Times New Roman" w:hAnsi="Arial" w:cs="Arial"/>
          <w:color w:val="323232"/>
          <w:sz w:val="26"/>
          <w:szCs w:val="26"/>
        </w:rPr>
        <w:t>the our</w:t>
      </w:r>
      <w:proofErr w:type="gramEnd"/>
      <w:r w:rsidRPr="00C838D5">
        <w:rPr>
          <w:rFonts w:ascii="Arial" w:eastAsia="Times New Roman" w:hAnsi="Arial" w:cs="Arial"/>
          <w:color w:val="323232"/>
          <w:sz w:val="26"/>
          <w:szCs w:val="26"/>
        </w:rPr>
        <w:t xml:space="preserve"> current branch.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0800" cy="4410075"/>
            <wp:effectExtent l="0" t="0" r="0" b="9525"/>
            <wp:docPr id="3" name="Picture 3" descr="FeatureMergeIntoDev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eatureMergeIntoDevDialo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8D5">
        <w:rPr>
          <w:rFonts w:ascii="Arial" w:eastAsia="Times New Roman" w:hAnsi="Arial" w:cs="Arial"/>
          <w:color w:val="323232"/>
          <w:sz w:val="26"/>
          <w:szCs w:val="26"/>
          <w:shd w:val="clear" w:color="auto" w:fill="FFFFFF"/>
        </w:rPr>
        <w:t> 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5925" cy="2533650"/>
            <wp:effectExtent l="0" t="0" r="0" b="0"/>
            <wp:docPr id="2" name="Picture 2" descr="FeatureMergeIntoDevDia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eatureMergeIntoDevDialog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Hit "OK":</w:t>
      </w:r>
    </w:p>
    <w:p w:rsidR="00C838D5" w:rsidRPr="00C838D5" w:rsidRDefault="00C838D5" w:rsidP="00C838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43775" cy="5353050"/>
            <wp:effectExtent l="0" t="0" r="0" b="0"/>
            <wp:docPr id="1" name="Picture 1" descr="Feature1Into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eature1IntoDev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Arial" w:eastAsia="Times New Roman" w:hAnsi="Arial" w:cs="Arial"/>
          <w:color w:val="323232"/>
          <w:sz w:val="26"/>
          <w:szCs w:val="26"/>
        </w:rPr>
        <w:t>Now, </w:t>
      </w:r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feature1</w:t>
      </w:r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 merged into </w:t>
      </w:r>
      <w:proofErr w:type="spellStart"/>
      <w:r w:rsidRPr="00C838D5">
        <w:rPr>
          <w:rFonts w:ascii="Arial" w:eastAsia="Times New Roman" w:hAnsi="Arial" w:cs="Arial"/>
          <w:b/>
          <w:bCs/>
          <w:color w:val="323232"/>
          <w:sz w:val="26"/>
          <w:szCs w:val="26"/>
        </w:rPr>
        <w:t>dev</w:t>
      </w:r>
      <w:proofErr w:type="spellEnd"/>
      <w:r w:rsidRPr="00C838D5">
        <w:rPr>
          <w:rFonts w:ascii="Arial" w:eastAsia="Times New Roman" w:hAnsi="Arial" w:cs="Arial"/>
          <w:color w:val="323232"/>
          <w:sz w:val="26"/>
          <w:szCs w:val="26"/>
        </w:rPr>
        <w:t> branch.</w:t>
      </w:r>
    </w:p>
    <w:p w:rsidR="00C838D5" w:rsidRPr="00C838D5" w:rsidRDefault="00C838D5" w:rsidP="00C838D5">
      <w:pPr>
        <w:shd w:val="clear" w:color="auto" w:fill="FFFFFF"/>
        <w:spacing w:before="375" w:after="375" w:line="360" w:lineRule="atLeast"/>
        <w:rPr>
          <w:rFonts w:ascii="Arial" w:eastAsia="Times New Roman" w:hAnsi="Arial" w:cs="Arial"/>
          <w:color w:val="323232"/>
          <w:sz w:val="26"/>
          <w:szCs w:val="26"/>
        </w:rPr>
      </w:pPr>
      <w:r w:rsidRPr="00C838D5">
        <w:rPr>
          <w:rFonts w:ascii="宋体" w:eastAsia="宋体" w:hAnsi="宋体" w:cs="宋体" w:hint="eastAsia"/>
          <w:color w:val="323232"/>
          <w:sz w:val="26"/>
          <w:szCs w:val="26"/>
        </w:rPr>
        <w:t>原文链接：</w:t>
      </w:r>
      <w:hyperlink r:id="rId27" w:tgtFrame="_blank" w:history="1">
        <w:r w:rsidRPr="00C838D5">
          <w:rPr>
            <w:rFonts w:ascii="Arial" w:eastAsia="Times New Roman" w:hAnsi="Arial" w:cs="Arial"/>
            <w:color w:val="CA0000"/>
            <w:sz w:val="26"/>
            <w:szCs w:val="26"/>
          </w:rPr>
          <w:t>http://www.bogotobogo.com/cplusplus/Git/Git_GitHub_Source_Tree_2_Branching_Merging.php</w:t>
        </w:r>
      </w:hyperlink>
    </w:p>
    <w:p w:rsidR="00C838D5" w:rsidRDefault="00C838D5">
      <w:bookmarkStart w:id="1" w:name="_GoBack"/>
      <w:bookmarkEnd w:id="1"/>
    </w:p>
    <w:sectPr w:rsidR="00C83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53"/>
    <w:rsid w:val="0007756D"/>
    <w:rsid w:val="00690753"/>
    <w:rsid w:val="00C8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838D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83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8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838D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83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8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0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bogotobogo.com/cplusplus/Git/Git_GitHub_Source_Tree_2_Branching_Merging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271</Words>
  <Characters>1551</Characters>
  <Application>Microsoft Office Word</Application>
  <DocSecurity>0</DocSecurity>
  <Lines>12</Lines>
  <Paragraphs>3</Paragraphs>
  <ScaleCrop>false</ScaleCrop>
  <Company>Johnson &amp; Johnson</Company>
  <LinksUpToDate>false</LinksUpToDate>
  <CharactersWithSpaces>1819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Samuel[CONCN]</dc:creator>
  <cp:keywords/>
  <dc:description/>
  <cp:lastModifiedBy>Xing, Samuel[CONCN]</cp:lastModifiedBy>
  <cp:revision>2</cp:revision>
  <dcterms:created xsi:type="dcterms:W3CDTF">2016-07-14T01:19:00Z</dcterms:created>
  <dcterms:modified xsi:type="dcterms:W3CDTF">2016-07-14T01:21:00Z</dcterms:modified>
</cp:coreProperties>
</file>